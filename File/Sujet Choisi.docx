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5E199" w14:textId="78718E71" w:rsidR="00E03E4B" w:rsidRPr="007B3E8B" w:rsidRDefault="007B3E8B" w:rsidP="007B3E8B">
      <w:pPr>
        <w:jc w:val="center"/>
        <w:rPr>
          <w:b/>
          <w:bCs/>
          <w:sz w:val="52"/>
          <w:szCs w:val="52"/>
        </w:rPr>
      </w:pPr>
      <w:r w:rsidRPr="007B3E8B">
        <w:rPr>
          <w:b/>
          <w:bCs/>
          <w:sz w:val="52"/>
          <w:szCs w:val="52"/>
        </w:rPr>
        <w:t>PROJET TUTORE L3 2025</w:t>
      </w:r>
    </w:p>
    <w:p w14:paraId="07EE89A7" w14:textId="33DC3AB8" w:rsidR="007B3E8B" w:rsidRDefault="007B3E8B" w:rsidP="007B3E8B">
      <w:pPr>
        <w:rPr>
          <w:b/>
          <w:bCs/>
          <w:sz w:val="52"/>
          <w:szCs w:val="52"/>
        </w:rPr>
      </w:pPr>
    </w:p>
    <w:p w14:paraId="1B5D6C45" w14:textId="674B227F" w:rsidR="008A0F4C" w:rsidRDefault="007B3E8B" w:rsidP="00444344">
      <w:pPr>
        <w:pStyle w:val="Paragraphedeliste"/>
        <w:rPr>
          <w:sz w:val="44"/>
          <w:szCs w:val="44"/>
        </w:rPr>
      </w:pPr>
      <w:r>
        <w:rPr>
          <w:b/>
          <w:bCs/>
          <w:sz w:val="52"/>
          <w:szCs w:val="52"/>
        </w:rPr>
        <w:t>Sujet choisi :</w:t>
      </w:r>
      <w:r w:rsidR="00444344" w:rsidRPr="00444344">
        <w:rPr>
          <w:b/>
          <w:bCs/>
          <w:sz w:val="28"/>
          <w:szCs w:val="28"/>
        </w:rPr>
        <w:t xml:space="preserve"> </w:t>
      </w:r>
      <w:r w:rsidR="00444344" w:rsidRPr="00444344">
        <w:rPr>
          <w:sz w:val="44"/>
          <w:szCs w:val="44"/>
        </w:rPr>
        <w:t>Chatbot de support client pour les services bancaires</w:t>
      </w:r>
    </w:p>
    <w:p w14:paraId="26B6D8C5" w14:textId="77777777" w:rsidR="00444344" w:rsidRPr="00444344" w:rsidRDefault="00444344" w:rsidP="00444344">
      <w:pPr>
        <w:pStyle w:val="Paragraphedeliste"/>
        <w:rPr>
          <w:sz w:val="44"/>
          <w:szCs w:val="44"/>
        </w:rPr>
      </w:pPr>
    </w:p>
    <w:p w14:paraId="74F0B004" w14:textId="159957CB" w:rsidR="008A5A06" w:rsidRDefault="008A5A06" w:rsidP="008A5A06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8A5A06">
        <w:rPr>
          <w:b/>
          <w:bCs/>
          <w:sz w:val="28"/>
          <w:szCs w:val="28"/>
        </w:rPr>
        <w:t>Chatbot de support client pour les services bancaires</w:t>
      </w:r>
    </w:p>
    <w:p w14:paraId="2EAF2907" w14:textId="77777777" w:rsidR="00447AA6" w:rsidRDefault="00447AA6" w:rsidP="00447AA6">
      <w:pPr>
        <w:pStyle w:val="Paragraphedeliste"/>
        <w:rPr>
          <w:b/>
          <w:bCs/>
          <w:sz w:val="28"/>
          <w:szCs w:val="28"/>
        </w:rPr>
      </w:pPr>
    </w:p>
    <w:p w14:paraId="35828E8C" w14:textId="525A5730" w:rsidR="00722D92" w:rsidRPr="00722D92" w:rsidRDefault="00722D92" w:rsidP="00722D92">
      <w:pPr>
        <w:pStyle w:val="Paragraphedeliste"/>
        <w:rPr>
          <w:b/>
          <w:bCs/>
          <w:sz w:val="28"/>
          <w:szCs w:val="28"/>
        </w:rPr>
      </w:pPr>
      <w:r w:rsidRPr="00722D92">
        <w:rPr>
          <w:b/>
          <w:bCs/>
          <w:sz w:val="28"/>
          <w:szCs w:val="28"/>
        </w:rPr>
        <w:sym w:font="Wingdings" w:char="F0E8"/>
      </w:r>
      <w:r w:rsidRPr="00722D92">
        <w:rPr>
          <w:b/>
          <w:bCs/>
          <w:sz w:val="28"/>
          <w:szCs w:val="28"/>
        </w:rPr>
        <w:t>Descrip</w:t>
      </w:r>
      <w:r w:rsidR="00447AA6">
        <w:rPr>
          <w:b/>
          <w:bCs/>
          <w:sz w:val="28"/>
          <w:szCs w:val="28"/>
        </w:rPr>
        <w:t>ti</w:t>
      </w:r>
      <w:r w:rsidRPr="00722D92">
        <w:rPr>
          <w:b/>
          <w:bCs/>
          <w:sz w:val="28"/>
          <w:szCs w:val="28"/>
        </w:rPr>
        <w:t>on</w:t>
      </w:r>
    </w:p>
    <w:p w14:paraId="27F5D7C0" w14:textId="4D3F1CE5" w:rsidR="00722D92" w:rsidRPr="00447AA6" w:rsidRDefault="00722D92" w:rsidP="00447AA6">
      <w:pPr>
        <w:pStyle w:val="Paragraphedeliste"/>
        <w:rPr>
          <w:sz w:val="28"/>
          <w:szCs w:val="28"/>
        </w:rPr>
      </w:pPr>
      <w:r w:rsidRPr="00722D92">
        <w:rPr>
          <w:sz w:val="28"/>
          <w:szCs w:val="28"/>
        </w:rPr>
        <w:t>Développer un chatbot capable d’interagir avec les clients d'une banque pour répondre à</w:t>
      </w:r>
      <w:r w:rsidR="00447AA6">
        <w:rPr>
          <w:sz w:val="28"/>
          <w:szCs w:val="28"/>
        </w:rPr>
        <w:t xml:space="preserve"> </w:t>
      </w:r>
      <w:r w:rsidRPr="00447AA6">
        <w:rPr>
          <w:sz w:val="28"/>
          <w:szCs w:val="28"/>
        </w:rPr>
        <w:t>des ques</w:t>
      </w:r>
      <w:r w:rsidR="00D27F1E">
        <w:rPr>
          <w:sz w:val="28"/>
          <w:szCs w:val="28"/>
        </w:rPr>
        <w:t>ti</w:t>
      </w:r>
      <w:r w:rsidRPr="00447AA6">
        <w:rPr>
          <w:sz w:val="28"/>
          <w:szCs w:val="28"/>
        </w:rPr>
        <w:t>ons</w:t>
      </w:r>
      <w:ins w:id="0" w:author="Microsoft Word" w:date="2025-11-12T15:13:00Z">
        <w:r w:rsidRPr="00447AA6">
          <w:rPr>
            <w:sz w:val="28"/>
            <w:szCs w:val="28"/>
          </w:rPr>
          <w:t>ques3ons</w:t>
        </w:r>
      </w:ins>
      <w:r w:rsidRPr="00447AA6">
        <w:rPr>
          <w:sz w:val="28"/>
          <w:szCs w:val="28"/>
        </w:rPr>
        <w:t xml:space="preserve"> fréquentes, fournir des informa</w:t>
      </w:r>
      <w:r w:rsidR="00D27F1E">
        <w:rPr>
          <w:sz w:val="28"/>
          <w:szCs w:val="28"/>
        </w:rPr>
        <w:t>ti</w:t>
      </w:r>
      <w:r w:rsidRPr="00447AA6">
        <w:rPr>
          <w:sz w:val="28"/>
          <w:szCs w:val="28"/>
        </w:rPr>
        <w:t>ons</w:t>
      </w:r>
      <w:ins w:id="1" w:author="Microsoft Word" w:date="2025-11-12T15:13:00Z">
        <w:r w:rsidRPr="00447AA6">
          <w:rPr>
            <w:sz w:val="28"/>
            <w:szCs w:val="28"/>
          </w:rPr>
          <w:t>informa3ons</w:t>
        </w:r>
      </w:ins>
      <w:r w:rsidRPr="00447AA6">
        <w:rPr>
          <w:sz w:val="28"/>
          <w:szCs w:val="28"/>
        </w:rPr>
        <w:t xml:space="preserve"> sur les comptes bancaires, les</w:t>
      </w:r>
      <w:r w:rsidR="00447AA6">
        <w:rPr>
          <w:sz w:val="28"/>
          <w:szCs w:val="28"/>
        </w:rPr>
        <w:t xml:space="preserve"> </w:t>
      </w:r>
      <w:r w:rsidRPr="00447AA6">
        <w:rPr>
          <w:sz w:val="28"/>
          <w:szCs w:val="28"/>
        </w:rPr>
        <w:t>transac</w:t>
      </w:r>
      <w:r w:rsidR="00447AA6">
        <w:rPr>
          <w:sz w:val="28"/>
          <w:szCs w:val="28"/>
        </w:rPr>
        <w:t>ti</w:t>
      </w:r>
      <w:r w:rsidRPr="00447AA6">
        <w:rPr>
          <w:sz w:val="28"/>
          <w:szCs w:val="28"/>
        </w:rPr>
        <w:t>ons, et même détecter des fraudes poten3elles. Le chatbot u</w:t>
      </w:r>
      <w:r w:rsidR="00D27F1E">
        <w:rPr>
          <w:sz w:val="28"/>
          <w:szCs w:val="28"/>
        </w:rPr>
        <w:t>ti</w:t>
      </w:r>
      <w:r w:rsidRPr="00447AA6">
        <w:rPr>
          <w:sz w:val="28"/>
          <w:szCs w:val="28"/>
        </w:rPr>
        <w:t>lisera</w:t>
      </w:r>
      <w:ins w:id="2" w:author="Microsoft Word" w:date="2025-11-12T15:13:00Z">
        <w:r w:rsidRPr="00447AA6">
          <w:rPr>
            <w:sz w:val="28"/>
            <w:szCs w:val="28"/>
          </w:rPr>
          <w:t>u3lisera</w:t>
        </w:r>
      </w:ins>
      <w:r w:rsidRPr="00447AA6">
        <w:rPr>
          <w:sz w:val="28"/>
          <w:szCs w:val="28"/>
        </w:rPr>
        <w:t xml:space="preserve"> des modèles de</w:t>
      </w:r>
      <w:r w:rsidR="00447AA6">
        <w:rPr>
          <w:sz w:val="28"/>
          <w:szCs w:val="28"/>
        </w:rPr>
        <w:t xml:space="preserve"> </w:t>
      </w:r>
      <w:r w:rsidRPr="00447AA6">
        <w:rPr>
          <w:sz w:val="28"/>
          <w:szCs w:val="28"/>
        </w:rPr>
        <w:t>traitement du langage naturel (NLP) pour comprendre les requêtes et répondre</w:t>
      </w:r>
      <w:r w:rsidR="00447AA6">
        <w:rPr>
          <w:sz w:val="28"/>
          <w:szCs w:val="28"/>
        </w:rPr>
        <w:t xml:space="preserve"> </w:t>
      </w:r>
      <w:r w:rsidRPr="00447AA6">
        <w:rPr>
          <w:sz w:val="28"/>
          <w:szCs w:val="28"/>
        </w:rPr>
        <w:t>intelligemment.</w:t>
      </w:r>
    </w:p>
    <w:p w14:paraId="4C43BE8A" w14:textId="77777777" w:rsidR="00650A8F" w:rsidRDefault="00650A8F" w:rsidP="00447AA6">
      <w:pPr>
        <w:pStyle w:val="Paragraphedeliste"/>
        <w:rPr>
          <w:sz w:val="28"/>
          <w:szCs w:val="28"/>
        </w:rPr>
      </w:pPr>
    </w:p>
    <w:p w14:paraId="7E648A3E" w14:textId="451C340B" w:rsidR="00650A8F" w:rsidRPr="00650A8F" w:rsidRDefault="00650A8F" w:rsidP="00447AA6">
      <w:pPr>
        <w:pStyle w:val="Paragraphedeliste"/>
        <w:rPr>
          <w:b/>
          <w:bCs/>
          <w:sz w:val="28"/>
          <w:szCs w:val="28"/>
        </w:rPr>
      </w:pPr>
      <w:r w:rsidRPr="00650A8F">
        <w:rPr>
          <w:b/>
          <w:bCs/>
          <w:sz w:val="28"/>
          <w:szCs w:val="28"/>
        </w:rPr>
        <w:t xml:space="preserve">Objectif Général </w:t>
      </w:r>
      <w:r>
        <w:rPr>
          <w:b/>
          <w:bCs/>
          <w:sz w:val="28"/>
          <w:szCs w:val="28"/>
        </w:rPr>
        <w:t>:</w:t>
      </w:r>
    </w:p>
    <w:p w14:paraId="2E212C8B" w14:textId="77777777" w:rsidR="00650A8F" w:rsidRDefault="00650A8F" w:rsidP="00447AA6">
      <w:pPr>
        <w:pStyle w:val="Paragraphedeliste"/>
        <w:rPr>
          <w:sz w:val="28"/>
          <w:szCs w:val="28"/>
        </w:rPr>
      </w:pPr>
    </w:p>
    <w:p w14:paraId="58AF738C" w14:textId="71B95334" w:rsidR="00650A8F" w:rsidRDefault="00650A8F" w:rsidP="00447AA6">
      <w:pPr>
        <w:pStyle w:val="Paragraphedeliste"/>
        <w:rPr>
          <w:sz w:val="28"/>
          <w:szCs w:val="28"/>
        </w:rPr>
      </w:pPr>
      <w:r w:rsidRPr="00650A8F">
        <w:rPr>
          <w:sz w:val="28"/>
          <w:szCs w:val="28"/>
        </w:rPr>
        <w:t>Créer un chatbot de support client pour aider les u</w:t>
      </w:r>
      <w:r w:rsidR="00D27F1E">
        <w:rPr>
          <w:sz w:val="28"/>
          <w:szCs w:val="28"/>
        </w:rPr>
        <w:t>ti</w:t>
      </w:r>
      <w:r w:rsidRPr="00650A8F">
        <w:rPr>
          <w:sz w:val="28"/>
          <w:szCs w:val="28"/>
        </w:rPr>
        <w:t>lisateurs à gérer leurs comptes bancaires et répondre à leurs ques3ons.</w:t>
      </w:r>
    </w:p>
    <w:p w14:paraId="71F0FAF0" w14:textId="77777777" w:rsidR="00650A8F" w:rsidRDefault="00650A8F" w:rsidP="00447AA6">
      <w:pPr>
        <w:pStyle w:val="Paragraphedeliste"/>
        <w:rPr>
          <w:sz w:val="28"/>
          <w:szCs w:val="28"/>
        </w:rPr>
      </w:pPr>
    </w:p>
    <w:p w14:paraId="7CF9D635" w14:textId="6DB9F157" w:rsidR="00650A8F" w:rsidRPr="00650A8F" w:rsidRDefault="00650A8F" w:rsidP="00447AA6">
      <w:pPr>
        <w:pStyle w:val="Paragraphedeliste"/>
        <w:rPr>
          <w:b/>
          <w:bCs/>
          <w:sz w:val="28"/>
          <w:szCs w:val="28"/>
        </w:rPr>
      </w:pPr>
      <w:r w:rsidRPr="00650A8F">
        <w:rPr>
          <w:b/>
          <w:bCs/>
          <w:sz w:val="28"/>
          <w:szCs w:val="28"/>
        </w:rPr>
        <w:t xml:space="preserve"> Fonctonnalités Clés</w:t>
      </w:r>
      <w:r w:rsidR="00D27F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</w:p>
    <w:p w14:paraId="4A8FEE49" w14:textId="77777777" w:rsidR="00650A8F" w:rsidRDefault="00650A8F" w:rsidP="00447AA6">
      <w:pPr>
        <w:pStyle w:val="Paragraphedeliste"/>
        <w:rPr>
          <w:sz w:val="28"/>
          <w:szCs w:val="28"/>
        </w:rPr>
      </w:pPr>
    </w:p>
    <w:p w14:paraId="5A9DF927" w14:textId="480AB64D" w:rsidR="00650A8F" w:rsidRPr="00650A8F" w:rsidRDefault="00650A8F" w:rsidP="00447AA6">
      <w:pPr>
        <w:pStyle w:val="Paragraphedeliste"/>
      </w:pPr>
      <w:r w:rsidRPr="00650A8F">
        <w:t xml:space="preserve">    • Compréhension et traitement des requêtes en langage naturel (NLP). </w:t>
      </w:r>
    </w:p>
    <w:p w14:paraId="427C6839" w14:textId="47450922" w:rsidR="00650A8F" w:rsidRPr="00650A8F" w:rsidRDefault="00650A8F" w:rsidP="00447AA6">
      <w:pPr>
        <w:pStyle w:val="Paragraphedeliste"/>
      </w:pPr>
      <w:r w:rsidRPr="00650A8F">
        <w:t xml:space="preserve">    • Réponses automatques aux questons fréquemment posées (FAQ).</w:t>
      </w:r>
    </w:p>
    <w:p w14:paraId="474C1070" w14:textId="45830004" w:rsidR="00650A8F" w:rsidRPr="00650A8F" w:rsidRDefault="00650A8F" w:rsidP="00447AA6">
      <w:pPr>
        <w:pStyle w:val="Paragraphedeliste"/>
      </w:pPr>
      <w:r w:rsidRPr="00650A8F">
        <w:t xml:space="preserve">    • Geston des requêtes liées aux transactions bancaires, solde de   compte, et cartes bancaires. </w:t>
      </w:r>
    </w:p>
    <w:p w14:paraId="6EF4E5A4" w14:textId="74C4B334" w:rsidR="00650A8F" w:rsidRPr="00650A8F" w:rsidRDefault="00650A8F" w:rsidP="00447AA6">
      <w:pPr>
        <w:pStyle w:val="Paragraphedeliste"/>
      </w:pPr>
      <w:r w:rsidRPr="00650A8F">
        <w:t xml:space="preserve">    • Détec</w:t>
      </w:r>
      <w:r w:rsidR="00D27F1E">
        <w:t>ti</w:t>
      </w:r>
      <w:r w:rsidRPr="00650A8F">
        <w:t>on de fraudes poten</w:t>
      </w:r>
      <w:r w:rsidR="00D27F1E">
        <w:t>ti</w:t>
      </w:r>
      <w:r w:rsidRPr="00650A8F">
        <w:t xml:space="preserve">elles basée sur les interactions utilisateurs. </w:t>
      </w:r>
    </w:p>
    <w:p w14:paraId="1625838A" w14:textId="18FD3085" w:rsidR="00650A8F" w:rsidRPr="00650A8F" w:rsidRDefault="00650A8F" w:rsidP="00447AA6">
      <w:pPr>
        <w:pStyle w:val="Paragraphedeliste"/>
      </w:pPr>
      <w:r>
        <w:t xml:space="preserve">    </w:t>
      </w:r>
      <w:r w:rsidRPr="00650A8F">
        <w:t>• Escalade des cas complexes vers un conseiller humain.</w:t>
      </w:r>
    </w:p>
    <w:p w14:paraId="268441BD" w14:textId="77777777" w:rsidR="001E6964" w:rsidRDefault="001E6964" w:rsidP="00722D92">
      <w:pPr>
        <w:pStyle w:val="Paragraphedeliste"/>
        <w:rPr>
          <w:sz w:val="28"/>
          <w:szCs w:val="28"/>
        </w:rPr>
      </w:pPr>
    </w:p>
    <w:p w14:paraId="7FABCC55" w14:textId="7576A2AB" w:rsidR="0004181C" w:rsidRDefault="0004181C" w:rsidP="0004181C">
      <w:pPr>
        <w:pStyle w:val="Paragraphedeliste"/>
        <w:rPr>
          <w:b/>
          <w:bCs/>
          <w:sz w:val="28"/>
          <w:szCs w:val="28"/>
        </w:rPr>
      </w:pPr>
      <w:r w:rsidRPr="0004181C">
        <w:rPr>
          <w:b/>
          <w:bCs/>
          <w:sz w:val="28"/>
          <w:szCs w:val="28"/>
        </w:rPr>
        <w:t>Technologies</w:t>
      </w:r>
      <w:r w:rsidR="00D27F1E">
        <w:rPr>
          <w:b/>
          <w:bCs/>
          <w:sz w:val="28"/>
          <w:szCs w:val="28"/>
        </w:rPr>
        <w:t xml:space="preserve"> </w:t>
      </w:r>
      <w:r w:rsidR="0001033C">
        <w:rPr>
          <w:b/>
          <w:bCs/>
          <w:sz w:val="28"/>
          <w:szCs w:val="28"/>
        </w:rPr>
        <w:t>:</w:t>
      </w:r>
    </w:p>
    <w:p w14:paraId="611F39CB" w14:textId="77777777" w:rsidR="0001033C" w:rsidRPr="0004181C" w:rsidRDefault="0001033C" w:rsidP="0004181C">
      <w:pPr>
        <w:pStyle w:val="Paragraphedeliste"/>
        <w:rPr>
          <w:b/>
          <w:bCs/>
          <w:sz w:val="28"/>
          <w:szCs w:val="28"/>
        </w:rPr>
      </w:pPr>
    </w:p>
    <w:p w14:paraId="7CCAE12C" w14:textId="77777777" w:rsidR="0004181C" w:rsidRDefault="0004181C" w:rsidP="0004181C">
      <w:pPr>
        <w:pStyle w:val="Paragraphedeliste"/>
        <w:rPr>
          <w:sz w:val="28"/>
          <w:szCs w:val="28"/>
        </w:rPr>
      </w:pPr>
      <w:r w:rsidRPr="0004181C">
        <w:rPr>
          <w:sz w:val="28"/>
          <w:szCs w:val="28"/>
        </w:rPr>
        <w:lastRenderedPageBreak/>
        <w:t xml:space="preserve">• </w:t>
      </w:r>
      <w:r w:rsidRPr="0004181C">
        <w:rPr>
          <w:b/>
          <w:bCs/>
          <w:sz w:val="28"/>
          <w:szCs w:val="28"/>
        </w:rPr>
        <w:t xml:space="preserve">Backend: </w:t>
      </w:r>
      <w:r w:rsidRPr="0004181C">
        <w:rPr>
          <w:sz w:val="28"/>
          <w:szCs w:val="28"/>
        </w:rPr>
        <w:t>Flask (Python)</w:t>
      </w:r>
    </w:p>
    <w:p w14:paraId="3C47AFE1" w14:textId="77777777" w:rsidR="0001033C" w:rsidRPr="0004181C" w:rsidRDefault="0001033C" w:rsidP="0004181C">
      <w:pPr>
        <w:pStyle w:val="Paragraphedeliste"/>
        <w:rPr>
          <w:sz w:val="28"/>
          <w:szCs w:val="28"/>
        </w:rPr>
      </w:pPr>
    </w:p>
    <w:p w14:paraId="0E2D3E69" w14:textId="77777777" w:rsidR="0004181C" w:rsidRPr="0004181C" w:rsidRDefault="0004181C" w:rsidP="0004181C">
      <w:pPr>
        <w:pStyle w:val="Paragraphedeliste"/>
        <w:rPr>
          <w:sz w:val="28"/>
          <w:szCs w:val="28"/>
        </w:rPr>
      </w:pPr>
      <w:r w:rsidRPr="0004181C">
        <w:rPr>
          <w:sz w:val="28"/>
          <w:szCs w:val="28"/>
        </w:rPr>
        <w:t xml:space="preserve">• </w:t>
      </w:r>
      <w:r w:rsidRPr="0004181C">
        <w:rPr>
          <w:b/>
          <w:bCs/>
          <w:sz w:val="28"/>
          <w:szCs w:val="28"/>
        </w:rPr>
        <w:t xml:space="preserve">Frontend: </w:t>
      </w:r>
      <w:r w:rsidRPr="0004181C">
        <w:rPr>
          <w:sz w:val="28"/>
          <w:szCs w:val="28"/>
        </w:rPr>
        <w:t>HTML/CSS avec un widget de chatbot.</w:t>
      </w:r>
    </w:p>
    <w:p w14:paraId="78C00B7F" w14:textId="77777777" w:rsidR="0004181C" w:rsidRPr="0004181C" w:rsidRDefault="0004181C" w:rsidP="0004181C">
      <w:pPr>
        <w:pStyle w:val="Paragraphedeliste"/>
        <w:rPr>
          <w:sz w:val="28"/>
          <w:szCs w:val="28"/>
        </w:rPr>
      </w:pPr>
      <w:r w:rsidRPr="0004181C">
        <w:rPr>
          <w:sz w:val="28"/>
          <w:szCs w:val="28"/>
        </w:rPr>
        <w:t xml:space="preserve">• </w:t>
      </w:r>
      <w:r w:rsidRPr="0004181C">
        <w:rPr>
          <w:b/>
          <w:bCs/>
          <w:sz w:val="28"/>
          <w:szCs w:val="28"/>
        </w:rPr>
        <w:t xml:space="preserve">NLP: </w:t>
      </w:r>
      <w:r w:rsidRPr="0004181C">
        <w:rPr>
          <w:sz w:val="28"/>
          <w:szCs w:val="28"/>
        </w:rPr>
        <w:t>NLTK ou SpaCy pour la compréhension du langage.</w:t>
      </w:r>
    </w:p>
    <w:p w14:paraId="7A033571" w14:textId="57539448" w:rsidR="0004181C" w:rsidRPr="00C31BF5" w:rsidRDefault="0004181C" w:rsidP="0004181C">
      <w:pPr>
        <w:pStyle w:val="Paragraphedeliste"/>
        <w:rPr>
          <w:sz w:val="28"/>
          <w:szCs w:val="28"/>
        </w:rPr>
      </w:pPr>
      <w:r w:rsidRPr="0004181C">
        <w:rPr>
          <w:sz w:val="28"/>
          <w:szCs w:val="28"/>
        </w:rPr>
        <w:t xml:space="preserve">• </w:t>
      </w:r>
      <w:r w:rsidRPr="0004181C">
        <w:rPr>
          <w:b/>
          <w:bCs/>
          <w:sz w:val="28"/>
          <w:szCs w:val="28"/>
        </w:rPr>
        <w:t xml:space="preserve">Base de données: </w:t>
      </w:r>
      <w:r w:rsidRPr="0004181C">
        <w:rPr>
          <w:sz w:val="28"/>
          <w:szCs w:val="28"/>
        </w:rPr>
        <w:t>PostgreSQL pour stocker les interac</w:t>
      </w:r>
      <w:r w:rsidR="008115AE">
        <w:rPr>
          <w:sz w:val="28"/>
          <w:szCs w:val="28"/>
        </w:rPr>
        <w:t>ti</w:t>
      </w:r>
      <w:r w:rsidRPr="0004181C">
        <w:rPr>
          <w:sz w:val="28"/>
          <w:szCs w:val="28"/>
        </w:rPr>
        <w:t>ons u</w:t>
      </w:r>
      <w:r w:rsidR="008115AE">
        <w:rPr>
          <w:sz w:val="28"/>
          <w:szCs w:val="28"/>
        </w:rPr>
        <w:t>ti</w:t>
      </w:r>
      <w:r w:rsidRPr="0004181C">
        <w:rPr>
          <w:sz w:val="28"/>
          <w:szCs w:val="28"/>
        </w:rPr>
        <w:t>lisateurs.</w:t>
      </w:r>
    </w:p>
    <w:p w14:paraId="61CEA4D2" w14:textId="77777777" w:rsidR="00650A8F" w:rsidRDefault="00650A8F" w:rsidP="0004181C">
      <w:pPr>
        <w:pStyle w:val="Paragraphedeliste"/>
        <w:rPr>
          <w:sz w:val="28"/>
          <w:szCs w:val="28"/>
        </w:rPr>
      </w:pPr>
    </w:p>
    <w:p w14:paraId="15D99058" w14:textId="77777777" w:rsidR="00650A8F" w:rsidRDefault="00650A8F" w:rsidP="0004181C">
      <w:pPr>
        <w:pStyle w:val="Paragraphedeliste"/>
        <w:rPr>
          <w:sz w:val="28"/>
          <w:szCs w:val="28"/>
        </w:rPr>
      </w:pPr>
    </w:p>
    <w:p w14:paraId="5D0661FB" w14:textId="77777777" w:rsidR="00650A8F" w:rsidRPr="00650A8F" w:rsidRDefault="00650A8F" w:rsidP="0004181C">
      <w:pPr>
        <w:pStyle w:val="Paragraphedeliste"/>
        <w:rPr>
          <w:b/>
          <w:bCs/>
          <w:sz w:val="28"/>
          <w:szCs w:val="28"/>
        </w:rPr>
      </w:pPr>
      <w:r w:rsidRPr="00650A8F">
        <w:rPr>
          <w:b/>
          <w:bCs/>
          <w:sz w:val="28"/>
          <w:szCs w:val="28"/>
        </w:rPr>
        <w:t xml:space="preserve">Critères de Succès </w:t>
      </w:r>
    </w:p>
    <w:p w14:paraId="1B16200D" w14:textId="6D922E63" w:rsidR="00650A8F" w:rsidRDefault="00650A8F" w:rsidP="0004181C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50A8F">
        <w:rPr>
          <w:sz w:val="28"/>
          <w:szCs w:val="28"/>
        </w:rPr>
        <w:t>• Capacité du chatbot à répondre correctement à au moins 80% des ques</w:t>
      </w:r>
      <w:r>
        <w:rPr>
          <w:sz w:val="28"/>
          <w:szCs w:val="28"/>
        </w:rPr>
        <w:t>ti</w:t>
      </w:r>
      <w:r w:rsidRPr="00650A8F">
        <w:rPr>
          <w:sz w:val="28"/>
          <w:szCs w:val="28"/>
        </w:rPr>
        <w:t>ons des u</w:t>
      </w:r>
      <w:r>
        <w:rPr>
          <w:sz w:val="28"/>
          <w:szCs w:val="28"/>
        </w:rPr>
        <w:t>ti</w:t>
      </w:r>
      <w:r w:rsidRPr="00650A8F">
        <w:rPr>
          <w:sz w:val="28"/>
          <w:szCs w:val="28"/>
        </w:rPr>
        <w:t xml:space="preserve">lisateurs. </w:t>
      </w:r>
    </w:p>
    <w:p w14:paraId="156BCB51" w14:textId="013A5F6C" w:rsidR="00650A8F" w:rsidRDefault="00650A8F" w:rsidP="0004181C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50A8F">
        <w:rPr>
          <w:sz w:val="28"/>
          <w:szCs w:val="28"/>
        </w:rPr>
        <w:t>• Rapidité et précision des réponses.</w:t>
      </w:r>
    </w:p>
    <w:p w14:paraId="0439787E" w14:textId="219A92E9" w:rsidR="00650A8F" w:rsidRDefault="00650A8F" w:rsidP="0004181C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650A8F">
        <w:rPr>
          <w:sz w:val="28"/>
          <w:szCs w:val="28"/>
        </w:rPr>
        <w:t xml:space="preserve"> • Sa</w:t>
      </w:r>
      <w:r>
        <w:rPr>
          <w:sz w:val="28"/>
          <w:szCs w:val="28"/>
        </w:rPr>
        <w:t>ti</w:t>
      </w:r>
      <w:r w:rsidRPr="00650A8F">
        <w:rPr>
          <w:sz w:val="28"/>
          <w:szCs w:val="28"/>
        </w:rPr>
        <w:t>sfac</w:t>
      </w:r>
      <w:r>
        <w:rPr>
          <w:sz w:val="28"/>
          <w:szCs w:val="28"/>
        </w:rPr>
        <w:t>ti</w:t>
      </w:r>
      <w:r w:rsidRPr="00650A8F">
        <w:rPr>
          <w:sz w:val="28"/>
          <w:szCs w:val="28"/>
        </w:rPr>
        <w:t>on des u</w:t>
      </w:r>
      <w:r>
        <w:rPr>
          <w:sz w:val="28"/>
          <w:szCs w:val="28"/>
        </w:rPr>
        <w:t>ti</w:t>
      </w:r>
      <w:r w:rsidRPr="00650A8F">
        <w:rPr>
          <w:sz w:val="28"/>
          <w:szCs w:val="28"/>
        </w:rPr>
        <w:t>lisateurs mesurée par des retours d’expérience intégrés dans l’applica</w:t>
      </w:r>
      <w:r>
        <w:rPr>
          <w:sz w:val="28"/>
          <w:szCs w:val="28"/>
        </w:rPr>
        <w:t>ti</w:t>
      </w:r>
      <w:r w:rsidRPr="00650A8F">
        <w:rPr>
          <w:sz w:val="28"/>
          <w:szCs w:val="28"/>
        </w:rPr>
        <w:t>on.</w:t>
      </w:r>
    </w:p>
    <w:p w14:paraId="6CAC9EB0" w14:textId="77777777" w:rsidR="00650A8F" w:rsidRDefault="00650A8F" w:rsidP="0004181C">
      <w:pPr>
        <w:pStyle w:val="Paragraphedeliste"/>
        <w:rPr>
          <w:sz w:val="28"/>
          <w:szCs w:val="28"/>
        </w:rPr>
      </w:pPr>
    </w:p>
    <w:p w14:paraId="593EC5E9" w14:textId="77777777" w:rsidR="006229F9" w:rsidRDefault="006229F9" w:rsidP="0004181C">
      <w:pPr>
        <w:pStyle w:val="Paragraphedeliste"/>
        <w:rPr>
          <w:sz w:val="28"/>
          <w:szCs w:val="28"/>
        </w:rPr>
      </w:pPr>
    </w:p>
    <w:p w14:paraId="38355448" w14:textId="42FC7E50" w:rsidR="006229F9" w:rsidRPr="00787FDD" w:rsidRDefault="006229F9" w:rsidP="00650A8F">
      <w:pPr>
        <w:rPr>
          <w:b/>
          <w:bCs/>
          <w:sz w:val="28"/>
          <w:szCs w:val="28"/>
        </w:rPr>
      </w:pPr>
      <w:r w:rsidRPr="006229F9">
        <w:rPr>
          <w:b/>
          <w:bCs/>
          <w:sz w:val="28"/>
          <w:szCs w:val="28"/>
        </w:rPr>
        <w:t>Cahier de Charge</w:t>
      </w:r>
    </w:p>
    <w:p w14:paraId="34FB5D87" w14:textId="78EBFF62" w:rsidR="006229F9" w:rsidRPr="006229F9" w:rsidRDefault="00787FDD" w:rsidP="00787FDD">
      <w:pPr>
        <w:pStyle w:val="Paragraphedeliste"/>
        <w:rPr>
          <w:sz w:val="28"/>
          <w:szCs w:val="28"/>
        </w:rPr>
      </w:pPr>
      <w:r w:rsidRPr="00787FDD">
        <w:rPr>
          <w:b/>
          <w:bCs/>
          <w:sz w:val="28"/>
          <w:szCs w:val="28"/>
        </w:rPr>
        <w:t>Sujet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: </w:t>
      </w:r>
      <w:r w:rsidR="006229F9" w:rsidRPr="006229F9">
        <w:rPr>
          <w:sz w:val="28"/>
          <w:szCs w:val="28"/>
        </w:rPr>
        <w:t xml:space="preserve">Chatbot de support client pour les services bancaires </w:t>
      </w:r>
    </w:p>
    <w:p w14:paraId="25E5B123" w14:textId="1A098B4A" w:rsidR="006229F9" w:rsidRPr="006229F9" w:rsidRDefault="006229F9" w:rsidP="006229F9">
      <w:pPr>
        <w:rPr>
          <w:b/>
          <w:bCs/>
          <w:sz w:val="28"/>
          <w:szCs w:val="28"/>
        </w:rPr>
      </w:pPr>
      <w:r w:rsidRPr="006229F9">
        <w:rPr>
          <w:b/>
          <w:bCs/>
          <w:sz w:val="28"/>
          <w:szCs w:val="28"/>
        </w:rPr>
        <w:t xml:space="preserve">Objectif Général </w:t>
      </w:r>
    </w:p>
    <w:p w14:paraId="4B00B6F8" w14:textId="77777777" w:rsidR="006229F9" w:rsidRDefault="006229F9" w:rsidP="006229F9">
      <w:pPr>
        <w:pStyle w:val="Paragraphedeliste"/>
        <w:rPr>
          <w:sz w:val="28"/>
          <w:szCs w:val="28"/>
        </w:rPr>
      </w:pPr>
    </w:p>
    <w:p w14:paraId="201807BF" w14:textId="10B0001B" w:rsidR="006229F9" w:rsidRPr="006229F9" w:rsidRDefault="006229F9" w:rsidP="006229F9">
      <w:pPr>
        <w:pStyle w:val="Paragraphedeliste"/>
        <w:rPr>
          <w:sz w:val="28"/>
          <w:szCs w:val="28"/>
        </w:rPr>
      </w:pPr>
      <w:r w:rsidRPr="006229F9">
        <w:rPr>
          <w:sz w:val="28"/>
          <w:szCs w:val="28"/>
        </w:rPr>
        <w:t>Développer un chatbot de support client pour les banques, capable de répondre aux ques6ons courantes des clients et de fournir des informa6ons sur les services bancaires.</w:t>
      </w:r>
    </w:p>
    <w:p w14:paraId="35C9FE55" w14:textId="225B4320" w:rsidR="00650A8F" w:rsidRPr="00650A8F" w:rsidRDefault="00650A8F" w:rsidP="00650A8F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27260A07" w14:textId="27B93821" w:rsidR="00722D92" w:rsidRPr="00C31BF5" w:rsidRDefault="006229F9" w:rsidP="00722D92">
      <w:pPr>
        <w:rPr>
          <w:sz w:val="28"/>
          <w:szCs w:val="28"/>
        </w:rPr>
      </w:pPr>
      <w:r w:rsidRPr="006229F9">
        <w:rPr>
          <w:b/>
          <w:bCs/>
          <w:sz w:val="28"/>
          <w:szCs w:val="28"/>
        </w:rPr>
        <w:t>Fonc</w:t>
      </w:r>
      <w:r>
        <w:rPr>
          <w:b/>
          <w:bCs/>
          <w:sz w:val="28"/>
          <w:szCs w:val="28"/>
        </w:rPr>
        <w:t>ti</w:t>
      </w:r>
      <w:r w:rsidRPr="006229F9">
        <w:rPr>
          <w:b/>
          <w:bCs/>
          <w:sz w:val="28"/>
          <w:szCs w:val="28"/>
        </w:rPr>
        <w:t>onnalités Clés</w:t>
      </w:r>
    </w:p>
    <w:p w14:paraId="1965051E" w14:textId="6359BCCA" w:rsidR="006229F9" w:rsidRPr="006229F9" w:rsidRDefault="006229F9" w:rsidP="00722D92">
      <w:r>
        <w:rPr>
          <w:b/>
          <w:bCs/>
          <w:sz w:val="28"/>
          <w:szCs w:val="28"/>
        </w:rPr>
        <w:t xml:space="preserve">            </w:t>
      </w:r>
      <w:r w:rsidRPr="006229F9">
        <w:t>• Réponses automa</w:t>
      </w:r>
      <w:r w:rsidR="00F43E5F">
        <w:t>ti</w:t>
      </w:r>
      <w:r w:rsidRPr="006229F9">
        <w:t>ques aux ques</w:t>
      </w:r>
      <w:r w:rsidR="00F43E5F">
        <w:t>ti</w:t>
      </w:r>
      <w:r w:rsidRPr="006229F9">
        <w:t>ons fréquentes (FAQ).</w:t>
      </w:r>
    </w:p>
    <w:p w14:paraId="2BA9B9EE" w14:textId="4E3D0918" w:rsidR="006229F9" w:rsidRPr="006229F9" w:rsidRDefault="006229F9" w:rsidP="00722D92">
      <w:r w:rsidRPr="006229F9">
        <w:t xml:space="preserve">          </w:t>
      </w:r>
      <w:r>
        <w:t xml:space="preserve">   </w:t>
      </w:r>
      <w:r w:rsidRPr="006229F9">
        <w:t xml:space="preserve"> • Accès aux informa</w:t>
      </w:r>
      <w:r w:rsidR="00F43E5F">
        <w:t>ti</w:t>
      </w:r>
      <w:r w:rsidRPr="006229F9">
        <w:t>ons de compte (solde, dernières transac</w:t>
      </w:r>
      <w:r w:rsidR="001E61EA">
        <w:t>ti</w:t>
      </w:r>
      <w:r w:rsidRPr="006229F9">
        <w:t>ons).</w:t>
      </w:r>
    </w:p>
    <w:p w14:paraId="553480DE" w14:textId="2D1D2F59" w:rsidR="006229F9" w:rsidRPr="006229F9" w:rsidRDefault="006229F9" w:rsidP="00722D92">
      <w:r w:rsidRPr="006229F9">
        <w:t xml:space="preserve">         </w:t>
      </w:r>
      <w:r>
        <w:t xml:space="preserve">     </w:t>
      </w:r>
      <w:r w:rsidRPr="006229F9">
        <w:t>• Assistance pour la ges</w:t>
      </w:r>
      <w:r w:rsidR="00F43E5F">
        <w:t>ti</w:t>
      </w:r>
      <w:r w:rsidRPr="006229F9">
        <w:t xml:space="preserve">on des cartes bancaires (blocage, remplacement). </w:t>
      </w:r>
    </w:p>
    <w:p w14:paraId="4CFF04A7" w14:textId="624CF1FF" w:rsidR="006229F9" w:rsidRPr="006229F9" w:rsidRDefault="006229F9" w:rsidP="00722D92">
      <w:r w:rsidRPr="006229F9">
        <w:t xml:space="preserve">      </w:t>
      </w:r>
      <w:r>
        <w:t xml:space="preserve">      </w:t>
      </w:r>
      <w:r w:rsidRPr="006229F9">
        <w:t xml:space="preserve">  • Détec</w:t>
      </w:r>
      <w:r w:rsidR="00E72945">
        <w:t>ti</w:t>
      </w:r>
      <w:r w:rsidRPr="006229F9">
        <w:t>on de fraudes poten</w:t>
      </w:r>
      <w:r w:rsidR="00F43E5F">
        <w:t>t</w:t>
      </w:r>
      <w:r w:rsidR="005B3103">
        <w:t>i</w:t>
      </w:r>
      <w:r w:rsidRPr="006229F9">
        <w:t xml:space="preserve">elles et signalement. </w:t>
      </w:r>
    </w:p>
    <w:p w14:paraId="2B116325" w14:textId="2814C919" w:rsidR="006229F9" w:rsidRPr="006229F9" w:rsidRDefault="006229F9" w:rsidP="00722D92">
      <w:r w:rsidRPr="006229F9">
        <w:t xml:space="preserve">     </w:t>
      </w:r>
      <w:r>
        <w:t xml:space="preserve">        </w:t>
      </w:r>
      <w:r w:rsidRPr="006229F9">
        <w:t xml:space="preserve"> • Escalade des cas complexes vers un conseiller humain.</w:t>
      </w:r>
    </w:p>
    <w:p w14:paraId="202159FE" w14:textId="37B9272D" w:rsidR="008A5A06" w:rsidRDefault="006229F9" w:rsidP="007B3E8B">
      <w:pPr>
        <w:rPr>
          <w:b/>
          <w:bCs/>
          <w:sz w:val="28"/>
          <w:szCs w:val="28"/>
        </w:rPr>
      </w:pPr>
      <w:r w:rsidRPr="006229F9">
        <w:rPr>
          <w:b/>
          <w:bCs/>
          <w:sz w:val="28"/>
          <w:szCs w:val="28"/>
        </w:rPr>
        <w:t>Technologies</w:t>
      </w:r>
      <w:r>
        <w:rPr>
          <w:b/>
          <w:bCs/>
          <w:sz w:val="28"/>
          <w:szCs w:val="28"/>
        </w:rPr>
        <w:t xml:space="preserve"> :</w:t>
      </w:r>
    </w:p>
    <w:p w14:paraId="5A1AB436" w14:textId="77777777" w:rsidR="006229F9" w:rsidRPr="006229F9" w:rsidRDefault="006229F9" w:rsidP="007B3E8B">
      <w:r w:rsidRPr="006229F9">
        <w:lastRenderedPageBreak/>
        <w:t xml:space="preserve">                • Backend: Flask (Python) </w:t>
      </w:r>
    </w:p>
    <w:p w14:paraId="21A9B55F" w14:textId="0E8E24FE" w:rsidR="006229F9" w:rsidRPr="006229F9" w:rsidRDefault="006229F9" w:rsidP="007B3E8B">
      <w:r w:rsidRPr="006229F9">
        <w:t xml:space="preserve">                • NLP: NLTK ou SpaCy pour la compréhension des requêtes. </w:t>
      </w:r>
    </w:p>
    <w:p w14:paraId="71B0D690" w14:textId="35D72224" w:rsidR="006229F9" w:rsidRDefault="006229F9" w:rsidP="007B3E8B">
      <w:r w:rsidRPr="006229F9">
        <w:t xml:space="preserve">               </w:t>
      </w:r>
      <w:r>
        <w:t xml:space="preserve"> </w:t>
      </w:r>
      <w:r w:rsidRPr="006229F9">
        <w:t>• Base de données: PostgreSQL pour stocker les interac</w:t>
      </w:r>
      <w:r w:rsidR="00787FDD">
        <w:t>ti</w:t>
      </w:r>
      <w:r w:rsidRPr="006229F9">
        <w:t>ons u</w:t>
      </w:r>
      <w:r w:rsidR="00787FDD">
        <w:t>t</w:t>
      </w:r>
      <w:r w:rsidRPr="006229F9">
        <w:t>lisateurs.</w:t>
      </w:r>
    </w:p>
    <w:p w14:paraId="77B1FC08" w14:textId="77777777" w:rsidR="006229F9" w:rsidRDefault="006229F9" w:rsidP="007B3E8B"/>
    <w:p w14:paraId="6E7FBEF9" w14:textId="61A951EF" w:rsidR="006229F9" w:rsidRDefault="006229F9" w:rsidP="007B3E8B">
      <w:pPr>
        <w:rPr>
          <w:b/>
          <w:bCs/>
          <w:sz w:val="28"/>
          <w:szCs w:val="28"/>
        </w:rPr>
      </w:pPr>
      <w:r w:rsidRPr="006229F9">
        <w:rPr>
          <w:b/>
          <w:bCs/>
          <w:sz w:val="28"/>
          <w:szCs w:val="28"/>
        </w:rPr>
        <w:t>Critères de Succès</w:t>
      </w:r>
      <w:r>
        <w:rPr>
          <w:b/>
          <w:bCs/>
          <w:sz w:val="28"/>
          <w:szCs w:val="28"/>
        </w:rPr>
        <w:t xml:space="preserve"> :</w:t>
      </w:r>
    </w:p>
    <w:p w14:paraId="32B6BB95" w14:textId="71766F13" w:rsidR="006229F9" w:rsidRPr="006229F9" w:rsidRDefault="006229F9" w:rsidP="007B3E8B">
      <w:r w:rsidRPr="006229F9">
        <w:rPr>
          <w:sz w:val="28"/>
          <w:szCs w:val="28"/>
        </w:rPr>
        <w:t xml:space="preserve">               </w:t>
      </w:r>
      <w:r w:rsidRPr="006229F9">
        <w:t>• Taux élevé de résolu6on automa</w:t>
      </w:r>
      <w:r w:rsidR="00787FDD">
        <w:t>ti</w:t>
      </w:r>
      <w:r w:rsidRPr="006229F9">
        <w:t>que des demandes clients.</w:t>
      </w:r>
    </w:p>
    <w:p w14:paraId="5982767F" w14:textId="6A63D568" w:rsidR="006229F9" w:rsidRPr="006229F9" w:rsidRDefault="006229F9" w:rsidP="007B3E8B">
      <w:r w:rsidRPr="006229F9">
        <w:t xml:space="preserve">             </w:t>
      </w:r>
      <w:r>
        <w:t xml:space="preserve">  </w:t>
      </w:r>
      <w:r w:rsidRPr="006229F9">
        <w:t xml:space="preserve">  • Précision dans la détec</w:t>
      </w:r>
      <w:r w:rsidR="00787FDD">
        <w:t>ti</w:t>
      </w:r>
      <w:r w:rsidRPr="006229F9">
        <w:t xml:space="preserve">on des fraudes. </w:t>
      </w:r>
    </w:p>
    <w:p w14:paraId="74FCF92D" w14:textId="61242717" w:rsidR="008A5A06" w:rsidRPr="006229F9" w:rsidRDefault="006229F9" w:rsidP="007B3E8B">
      <w:r w:rsidRPr="006229F9">
        <w:t xml:space="preserve">              </w:t>
      </w:r>
      <w:r>
        <w:t xml:space="preserve">  </w:t>
      </w:r>
      <w:r w:rsidRPr="006229F9">
        <w:t xml:space="preserve"> • Sa</w:t>
      </w:r>
      <w:r w:rsidR="00787FDD">
        <w:t>ti</w:t>
      </w:r>
      <w:r w:rsidRPr="006229F9">
        <w:t>sfac</w:t>
      </w:r>
      <w:r w:rsidR="00787FDD">
        <w:t>ti</w:t>
      </w:r>
      <w:r w:rsidRPr="006229F9">
        <w:t>on des u</w:t>
      </w:r>
      <w:r w:rsidR="00787FDD">
        <w:t>ti</w:t>
      </w:r>
      <w:r w:rsidRPr="006229F9">
        <w:t>lisateurs.</w:t>
      </w:r>
    </w:p>
    <w:sectPr w:rsidR="008A5A06" w:rsidRPr="006229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85C29"/>
    <w:multiLevelType w:val="hybridMultilevel"/>
    <w:tmpl w:val="D750AB4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F6C20"/>
    <w:multiLevelType w:val="hybridMultilevel"/>
    <w:tmpl w:val="A7EC7D3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E2E55"/>
    <w:multiLevelType w:val="hybridMultilevel"/>
    <w:tmpl w:val="CDF0FE26"/>
    <w:lvl w:ilvl="0" w:tplc="01EAED9A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255953">
    <w:abstractNumId w:val="2"/>
  </w:num>
  <w:num w:numId="2" w16cid:durableId="1063914123">
    <w:abstractNumId w:val="0"/>
  </w:num>
  <w:num w:numId="3" w16cid:durableId="105501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4B"/>
    <w:rsid w:val="0001033C"/>
    <w:rsid w:val="0004181C"/>
    <w:rsid w:val="000F1A0D"/>
    <w:rsid w:val="00135915"/>
    <w:rsid w:val="00197AA7"/>
    <w:rsid w:val="001E61EA"/>
    <w:rsid w:val="001E6964"/>
    <w:rsid w:val="002760C8"/>
    <w:rsid w:val="0034594A"/>
    <w:rsid w:val="003D23F9"/>
    <w:rsid w:val="00444344"/>
    <w:rsid w:val="00447AA6"/>
    <w:rsid w:val="00564B35"/>
    <w:rsid w:val="0058541F"/>
    <w:rsid w:val="005B3103"/>
    <w:rsid w:val="006229F9"/>
    <w:rsid w:val="00623C23"/>
    <w:rsid w:val="00650A8F"/>
    <w:rsid w:val="00722D92"/>
    <w:rsid w:val="0075599F"/>
    <w:rsid w:val="00775CA6"/>
    <w:rsid w:val="00787FDD"/>
    <w:rsid w:val="007B3E8B"/>
    <w:rsid w:val="008115AE"/>
    <w:rsid w:val="00813A9E"/>
    <w:rsid w:val="0088711E"/>
    <w:rsid w:val="008A0F4C"/>
    <w:rsid w:val="008A5A06"/>
    <w:rsid w:val="008B4C6A"/>
    <w:rsid w:val="00903EF4"/>
    <w:rsid w:val="009A2A08"/>
    <w:rsid w:val="00A60B06"/>
    <w:rsid w:val="00A63895"/>
    <w:rsid w:val="00A66C8C"/>
    <w:rsid w:val="00B57081"/>
    <w:rsid w:val="00C31BF5"/>
    <w:rsid w:val="00D27F1E"/>
    <w:rsid w:val="00D6638A"/>
    <w:rsid w:val="00D76956"/>
    <w:rsid w:val="00E03E4B"/>
    <w:rsid w:val="00E04BF9"/>
    <w:rsid w:val="00E43481"/>
    <w:rsid w:val="00E72945"/>
    <w:rsid w:val="00EE4137"/>
    <w:rsid w:val="00F324FC"/>
    <w:rsid w:val="00F43E5F"/>
    <w:rsid w:val="00F45209"/>
    <w:rsid w:val="00F5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0894"/>
  <w15:chartTrackingRefBased/>
  <w15:docId w15:val="{81032D77-C33E-4F29-9F9E-9CFDC3FB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3E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3E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3E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3E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3E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3E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3E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3E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3E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3E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3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0395E-D24D-470B-8C2F-E0B2788AB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Yakfis Ouedraogo</dc:creator>
  <cp:keywords/>
  <dc:description/>
  <cp:lastModifiedBy>Mohamed Yakfis Ouedraogo</cp:lastModifiedBy>
  <cp:revision>40</cp:revision>
  <dcterms:created xsi:type="dcterms:W3CDTF">2025-10-30T10:50:00Z</dcterms:created>
  <dcterms:modified xsi:type="dcterms:W3CDTF">2025-11-13T12:32:00Z</dcterms:modified>
</cp:coreProperties>
</file>